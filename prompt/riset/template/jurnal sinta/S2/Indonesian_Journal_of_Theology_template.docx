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D09788" w14:textId="253263BD" w:rsidR="00A7009A" w:rsidRPr="006125DD" w:rsidRDefault="00520C45" w:rsidP="00520C45">
      <w:pPr>
        <w:spacing w:line="480" w:lineRule="auto"/>
        <w:jc w:val="center"/>
        <w:rPr>
          <w:rFonts w:ascii="Garamond" w:hAnsi="Garamond" w:cs="Times New Roman"/>
          <w:b/>
        </w:rPr>
      </w:pPr>
      <w:r w:rsidRPr="006125DD">
        <w:rPr>
          <w:rFonts w:ascii="Garamond" w:hAnsi="Garamond" w:cs="Times New Roman"/>
          <w:b/>
        </w:rPr>
        <w:t>TITLE OF YOUR ARTICLE</w:t>
      </w:r>
      <w:r w:rsidR="0011600F" w:rsidRPr="006125DD">
        <w:rPr>
          <w:rFonts w:ascii="Garamond" w:hAnsi="Garamond" w:cs="Times New Roman"/>
          <w:b/>
        </w:rPr>
        <w:t xml:space="preserve"> (</w:t>
      </w:r>
      <w:r w:rsidRPr="006125DD">
        <w:rPr>
          <w:rFonts w:ascii="Garamond" w:hAnsi="Garamond" w:cs="Times New Roman"/>
          <w:b/>
        </w:rPr>
        <w:t>Garamond 12</w:t>
      </w:r>
      <w:r w:rsidR="0011600F" w:rsidRPr="006125DD">
        <w:rPr>
          <w:rFonts w:ascii="Garamond" w:hAnsi="Garamond" w:cs="Times New Roman"/>
          <w:b/>
        </w:rPr>
        <w:t>pt</w:t>
      </w:r>
      <w:r w:rsidRPr="006125DD">
        <w:rPr>
          <w:rFonts w:ascii="Garamond" w:hAnsi="Garamond" w:cs="Times New Roman"/>
          <w:b/>
        </w:rPr>
        <w:t>, ALL IN CAPITALS, BOLD</w:t>
      </w:r>
      <w:r w:rsidR="0011600F" w:rsidRPr="006125DD">
        <w:rPr>
          <w:rFonts w:ascii="Garamond" w:hAnsi="Garamond" w:cs="Times New Roman"/>
          <w:b/>
        </w:rPr>
        <w:t>)</w:t>
      </w:r>
    </w:p>
    <w:p w14:paraId="1929138B" w14:textId="14BE1CCA" w:rsidR="00520C45" w:rsidRPr="006125DD" w:rsidRDefault="00520C45" w:rsidP="00520C45">
      <w:pPr>
        <w:spacing w:line="480" w:lineRule="auto"/>
        <w:jc w:val="center"/>
        <w:rPr>
          <w:rFonts w:ascii="Garamond" w:hAnsi="Garamond" w:cs="Times New Roman"/>
          <w:b/>
        </w:rPr>
      </w:pPr>
      <w:r w:rsidRPr="006125DD">
        <w:rPr>
          <w:rFonts w:ascii="Garamond" w:hAnsi="Garamond" w:cs="Times New Roman"/>
          <w:b/>
        </w:rPr>
        <w:t>Sub-Title, If Needed, Capitalized Each Word</w:t>
      </w:r>
    </w:p>
    <w:p w14:paraId="5C6326CE" w14:textId="1DBAF908" w:rsidR="00520C45" w:rsidRPr="006125DD" w:rsidRDefault="00520C45" w:rsidP="00520C45">
      <w:pPr>
        <w:spacing w:line="480" w:lineRule="auto"/>
        <w:jc w:val="center"/>
        <w:rPr>
          <w:rFonts w:ascii="Garamond" w:hAnsi="Garamond" w:cs="Times New Roman"/>
          <w:b/>
          <w:color w:val="FF0000"/>
        </w:rPr>
      </w:pPr>
      <w:r w:rsidRPr="006125DD">
        <w:rPr>
          <w:rFonts w:ascii="Garamond" w:hAnsi="Garamond" w:cs="Times New Roman"/>
          <w:b/>
          <w:color w:val="FF0000"/>
        </w:rPr>
        <w:t>Do not write the author’s name and affiliation here</w:t>
      </w:r>
    </w:p>
    <w:p w14:paraId="2CF71613" w14:textId="57D41785" w:rsidR="00BA196C" w:rsidRPr="006125DD" w:rsidRDefault="00BA196C" w:rsidP="00336A25">
      <w:pPr>
        <w:spacing w:line="480" w:lineRule="auto"/>
        <w:jc w:val="center"/>
        <w:rPr>
          <w:rFonts w:ascii="Garamond" w:hAnsi="Garamond" w:cs="Gill Sans"/>
          <w:b/>
        </w:rPr>
      </w:pPr>
      <w:r w:rsidRPr="006125DD">
        <w:rPr>
          <w:rFonts w:ascii="Garamond" w:hAnsi="Garamond" w:cs="Gill Sans"/>
          <w:b/>
        </w:rPr>
        <w:t>Abstract</w:t>
      </w:r>
      <w:r w:rsidR="0011600F" w:rsidRPr="006125DD">
        <w:rPr>
          <w:rFonts w:ascii="Garamond" w:hAnsi="Garamond" w:cs="Gill Sans"/>
          <w:b/>
        </w:rPr>
        <w:t xml:space="preserve"> (</w:t>
      </w:r>
      <w:r w:rsidR="00520C45" w:rsidRPr="006125DD">
        <w:rPr>
          <w:rFonts w:ascii="Garamond" w:hAnsi="Garamond" w:cs="Gill Sans"/>
          <w:b/>
        </w:rPr>
        <w:t>Garamond</w:t>
      </w:r>
      <w:r w:rsidR="0011600F" w:rsidRPr="006125DD">
        <w:rPr>
          <w:rFonts w:ascii="Garamond" w:hAnsi="Garamond" w:cs="Gill Sans"/>
          <w:b/>
        </w:rPr>
        <w:t xml:space="preserve"> 12pt Bold)</w:t>
      </w:r>
    </w:p>
    <w:p w14:paraId="6F2FDE86" w14:textId="72E466C1" w:rsidR="0011600F" w:rsidRPr="006125DD" w:rsidRDefault="00520C45" w:rsidP="00BA196C">
      <w:pPr>
        <w:spacing w:line="480" w:lineRule="auto"/>
        <w:rPr>
          <w:rFonts w:ascii="Garamond" w:hAnsi="Garamond" w:cs="Gill Sans"/>
          <w:i/>
        </w:rPr>
      </w:pPr>
      <w:r w:rsidRPr="006125DD">
        <w:rPr>
          <w:rFonts w:ascii="Garamond" w:hAnsi="Garamond" w:cs="Gill Sans"/>
          <w:i/>
        </w:rPr>
        <w:t xml:space="preserve">Write down your paper’s abstract in a paragraph, no more than 250 words. </w:t>
      </w:r>
      <w:r w:rsidR="0011600F" w:rsidRPr="006125DD">
        <w:rPr>
          <w:rFonts w:ascii="Garamond" w:hAnsi="Garamond" w:cs="Gill Sans"/>
          <w:i/>
        </w:rPr>
        <w:t>(</w:t>
      </w:r>
      <w:r w:rsidRPr="006125DD">
        <w:rPr>
          <w:rFonts w:ascii="Garamond" w:hAnsi="Garamond" w:cs="Gill Sans"/>
          <w:i/>
        </w:rPr>
        <w:t xml:space="preserve">Garamond 12 </w:t>
      </w:r>
      <w:proofErr w:type="spellStart"/>
      <w:r w:rsidRPr="006125DD">
        <w:rPr>
          <w:rFonts w:ascii="Garamond" w:hAnsi="Garamond" w:cs="Gill Sans"/>
          <w:i/>
        </w:rPr>
        <w:t>pt</w:t>
      </w:r>
      <w:proofErr w:type="spellEnd"/>
      <w:r w:rsidRPr="006125DD">
        <w:rPr>
          <w:rFonts w:ascii="Garamond" w:hAnsi="Garamond" w:cs="Gill Sans"/>
          <w:i/>
        </w:rPr>
        <w:t xml:space="preserve"> Italic</w:t>
      </w:r>
      <w:r w:rsidR="0011600F" w:rsidRPr="006125DD">
        <w:rPr>
          <w:rFonts w:ascii="Garamond" w:hAnsi="Garamond" w:cs="Gill Sans"/>
          <w:i/>
        </w:rPr>
        <w:t xml:space="preserve">)  </w:t>
      </w:r>
    </w:p>
    <w:p w14:paraId="6BC5D636" w14:textId="77777777" w:rsidR="00520C45" w:rsidRPr="006125DD" w:rsidRDefault="00520C45" w:rsidP="00BA196C">
      <w:pPr>
        <w:spacing w:line="480" w:lineRule="auto"/>
        <w:rPr>
          <w:rFonts w:ascii="Garamond" w:hAnsi="Garamond" w:cs="Gill Sans"/>
          <w:b/>
        </w:rPr>
      </w:pPr>
    </w:p>
    <w:p w14:paraId="675EFC81" w14:textId="48257C89" w:rsidR="00BA196C" w:rsidRPr="006125DD" w:rsidRDefault="00BA196C" w:rsidP="00BA196C">
      <w:pPr>
        <w:spacing w:line="480" w:lineRule="auto"/>
        <w:rPr>
          <w:rFonts w:ascii="Garamond" w:hAnsi="Garamond" w:cs="Gill Sans"/>
        </w:rPr>
      </w:pPr>
      <w:r w:rsidRPr="006125DD">
        <w:rPr>
          <w:rFonts w:ascii="Garamond" w:hAnsi="Garamond" w:cs="Gill Sans"/>
          <w:b/>
        </w:rPr>
        <w:t>Keywords</w:t>
      </w:r>
      <w:r w:rsidR="0011600F" w:rsidRPr="006125DD">
        <w:rPr>
          <w:rFonts w:ascii="Garamond" w:hAnsi="Garamond" w:cs="Gill Sans"/>
          <w:b/>
        </w:rPr>
        <w:t xml:space="preserve"> (</w:t>
      </w:r>
      <w:r w:rsidR="00CE3B4E" w:rsidRPr="006125DD">
        <w:rPr>
          <w:rFonts w:ascii="Garamond" w:hAnsi="Garamond" w:cs="Gill Sans"/>
          <w:b/>
        </w:rPr>
        <w:t>Garamond</w:t>
      </w:r>
      <w:r w:rsidR="0011600F" w:rsidRPr="006125DD">
        <w:rPr>
          <w:rFonts w:ascii="Garamond" w:hAnsi="Garamond" w:cs="Gill Sans"/>
          <w:b/>
        </w:rPr>
        <w:t xml:space="preserve"> 12pt Bold)</w:t>
      </w:r>
      <w:r w:rsidR="00CE3B4E" w:rsidRPr="006125DD">
        <w:rPr>
          <w:rFonts w:ascii="Garamond" w:hAnsi="Garamond" w:cs="Gill Sans"/>
          <w:b/>
        </w:rPr>
        <w:t xml:space="preserve">: </w:t>
      </w:r>
      <w:r w:rsidR="00CE3B4E" w:rsidRPr="006125DD">
        <w:rPr>
          <w:rFonts w:ascii="Garamond" w:hAnsi="Garamond" w:cs="Gill Sans"/>
        </w:rPr>
        <w:t>mention specific concepts, words or phrase</w:t>
      </w:r>
      <w:r w:rsidR="00336A25" w:rsidRPr="006125DD">
        <w:rPr>
          <w:rFonts w:ascii="Garamond" w:hAnsi="Garamond" w:cs="Gill Sans"/>
        </w:rPr>
        <w:t>, not general ones; between 5 to 7 words/concepts</w:t>
      </w:r>
      <w:r w:rsidR="00CE3B4E" w:rsidRPr="006125DD">
        <w:rPr>
          <w:rFonts w:ascii="Garamond" w:hAnsi="Garamond" w:cs="Gill Sans"/>
        </w:rPr>
        <w:t xml:space="preserve"> </w:t>
      </w:r>
    </w:p>
    <w:p w14:paraId="0D20BC7A" w14:textId="27F2EFC9" w:rsidR="00BA196C" w:rsidRPr="006125DD" w:rsidRDefault="00BA196C" w:rsidP="00BA196C">
      <w:pPr>
        <w:spacing w:line="480" w:lineRule="auto"/>
        <w:rPr>
          <w:rFonts w:ascii="Garamond" w:hAnsi="Garamond" w:cs="Gill Sans"/>
        </w:rPr>
      </w:pPr>
    </w:p>
    <w:p w14:paraId="218BBAAF" w14:textId="1C4D8ABE" w:rsidR="00336A25" w:rsidRPr="006125DD" w:rsidRDefault="00336A25" w:rsidP="00BA196C">
      <w:pPr>
        <w:spacing w:line="480" w:lineRule="auto"/>
        <w:rPr>
          <w:rFonts w:ascii="Garamond" w:hAnsi="Garamond" w:cs="Gill Sans"/>
        </w:rPr>
      </w:pPr>
      <w:r w:rsidRPr="006125DD">
        <w:rPr>
          <w:rFonts w:ascii="Garamond" w:hAnsi="Garamond" w:cs="Gill Sans"/>
        </w:rPr>
        <w:t>***If you are able, please write the Indonesian version of the Abstract and Keywords here</w:t>
      </w:r>
    </w:p>
    <w:p w14:paraId="6A2C33EF" w14:textId="252A082C" w:rsidR="00336A25" w:rsidRPr="006125DD" w:rsidRDefault="00336A25" w:rsidP="00BA196C">
      <w:pPr>
        <w:spacing w:line="480" w:lineRule="auto"/>
        <w:rPr>
          <w:rFonts w:ascii="Garamond" w:hAnsi="Garamond" w:cs="Times New Roman"/>
        </w:rPr>
      </w:pPr>
    </w:p>
    <w:p w14:paraId="53E43BFB" w14:textId="5BAD7A92" w:rsidR="00336A25" w:rsidRPr="006125DD" w:rsidRDefault="00336A25" w:rsidP="00336A25">
      <w:pPr>
        <w:spacing w:line="480" w:lineRule="auto"/>
        <w:jc w:val="center"/>
        <w:rPr>
          <w:rFonts w:ascii="Garamond" w:hAnsi="Garamond" w:cs="Times New Roman"/>
          <w:b/>
        </w:rPr>
      </w:pPr>
      <w:r w:rsidRPr="006125DD">
        <w:rPr>
          <w:rFonts w:ascii="Garamond" w:hAnsi="Garamond" w:cs="Times New Roman"/>
          <w:b/>
        </w:rPr>
        <w:t>Introduction [</w:t>
      </w:r>
      <w:r w:rsidRPr="006125DD">
        <w:rPr>
          <w:rFonts w:ascii="Garamond" w:hAnsi="Garamond"/>
          <w:b/>
          <w:bCs/>
        </w:rPr>
        <w:t xml:space="preserve">Garamond 12 </w:t>
      </w:r>
      <w:proofErr w:type="spellStart"/>
      <w:r w:rsidRPr="006125DD">
        <w:rPr>
          <w:rFonts w:ascii="Garamond" w:hAnsi="Garamond"/>
          <w:b/>
          <w:bCs/>
        </w:rPr>
        <w:t>pt</w:t>
      </w:r>
      <w:proofErr w:type="spellEnd"/>
      <w:r w:rsidRPr="006125DD">
        <w:rPr>
          <w:rFonts w:ascii="Garamond" w:hAnsi="Garamond"/>
          <w:b/>
          <w:bCs/>
        </w:rPr>
        <w:t xml:space="preserve"> Bold]</w:t>
      </w:r>
    </w:p>
    <w:p w14:paraId="3BEB44A6" w14:textId="1AC3D02C" w:rsidR="00BA196C" w:rsidRPr="006125DD" w:rsidRDefault="00BA196C" w:rsidP="00336A25">
      <w:pPr>
        <w:spacing w:line="480" w:lineRule="auto"/>
        <w:ind w:firstLine="720"/>
        <w:rPr>
          <w:rFonts w:ascii="Garamond" w:hAnsi="Garamond" w:cs="Times New Roman"/>
        </w:rPr>
      </w:pPr>
      <w:r w:rsidRPr="006125DD">
        <w:rPr>
          <w:rFonts w:ascii="Garamond" w:hAnsi="Garamond" w:cs="Times New Roman"/>
        </w:rPr>
        <w:t xml:space="preserve">This is the beginning of your article. From here until the end of your article, everything is in </w:t>
      </w:r>
      <w:r w:rsidR="00336A25" w:rsidRPr="006125DD">
        <w:rPr>
          <w:rFonts w:ascii="Garamond" w:hAnsi="Garamond" w:cs="Times New Roman"/>
        </w:rPr>
        <w:t xml:space="preserve">Garamond </w:t>
      </w:r>
      <w:r w:rsidRPr="006125DD">
        <w:rPr>
          <w:rFonts w:ascii="Garamond" w:hAnsi="Garamond" w:cs="Times New Roman"/>
        </w:rPr>
        <w:t xml:space="preserve">size 12 font. </w:t>
      </w:r>
      <w:r w:rsidR="00CA5EE8" w:rsidRPr="006125DD">
        <w:rPr>
          <w:rFonts w:ascii="Garamond" w:hAnsi="Garamond" w:cs="Times New Roman"/>
        </w:rPr>
        <w:t>Make sure that every part of your article, including the title, abstract, and keywords, is double-spaced.</w:t>
      </w:r>
      <w:r w:rsidR="00037973" w:rsidRPr="006125DD">
        <w:rPr>
          <w:rFonts w:ascii="Garamond" w:hAnsi="Garamond" w:cs="Times New Roman"/>
        </w:rPr>
        <w:t xml:space="preserve"> </w:t>
      </w:r>
      <w:r w:rsidR="005819BE" w:rsidRPr="006125DD">
        <w:rPr>
          <w:rFonts w:ascii="Garamond" w:hAnsi="Garamond" w:cs="Times New Roman"/>
        </w:rPr>
        <w:t>The marg</w:t>
      </w:r>
      <w:r w:rsidR="00336A25" w:rsidRPr="006125DD">
        <w:rPr>
          <w:rFonts w:ascii="Garamond" w:hAnsi="Garamond" w:cs="Times New Roman"/>
        </w:rPr>
        <w:t>ins of this article should be 1 inches</w:t>
      </w:r>
      <w:r w:rsidR="005819BE" w:rsidRPr="006125DD">
        <w:rPr>
          <w:rFonts w:ascii="Garamond" w:hAnsi="Garamond" w:cs="Times New Roman"/>
        </w:rPr>
        <w:t xml:space="preserve"> all around. </w:t>
      </w:r>
      <w:r w:rsidR="00336A25" w:rsidRPr="006125DD">
        <w:rPr>
          <w:rFonts w:ascii="Garamond" w:hAnsi="Garamond" w:cs="Times New Roman"/>
        </w:rPr>
        <w:t xml:space="preserve">Use italic for non-English word. </w:t>
      </w:r>
    </w:p>
    <w:p w14:paraId="459A1B07" w14:textId="555DD99C" w:rsidR="00336A25" w:rsidRPr="006125DD" w:rsidRDefault="003224CF" w:rsidP="00CD6F6A">
      <w:pPr>
        <w:spacing w:line="480" w:lineRule="auto"/>
        <w:ind w:firstLine="720"/>
        <w:rPr>
          <w:rFonts w:ascii="Garamond" w:hAnsi="Garamond" w:cs="Times New Roman"/>
        </w:rPr>
      </w:pPr>
      <w:r w:rsidRPr="006125DD">
        <w:rPr>
          <w:rFonts w:ascii="Garamond" w:hAnsi="Garamond" w:cs="Times New Roman"/>
        </w:rPr>
        <w:t>This is your second paragraph. Please do not add</w:t>
      </w:r>
      <w:r w:rsidR="0011600F" w:rsidRPr="006125DD">
        <w:rPr>
          <w:rFonts w:ascii="Garamond" w:hAnsi="Garamond" w:cs="Times New Roman"/>
        </w:rPr>
        <w:t xml:space="preserve"> extra space between paragraphs. </w:t>
      </w:r>
      <w:r w:rsidRPr="006125DD">
        <w:rPr>
          <w:rFonts w:ascii="Garamond" w:hAnsi="Garamond" w:cs="Times New Roman"/>
        </w:rPr>
        <w:t xml:space="preserve"> If quoting something, make sure to “use double quotes and cite your source.”</w:t>
      </w:r>
      <w:r w:rsidRPr="006125DD">
        <w:rPr>
          <w:rStyle w:val="FootnoteReference"/>
          <w:rFonts w:ascii="Garamond" w:hAnsi="Garamond" w:cs="Times New Roman"/>
        </w:rPr>
        <w:footnoteReference w:id="1"/>
      </w:r>
      <w:r w:rsidRPr="006125DD">
        <w:rPr>
          <w:rFonts w:ascii="Garamond" w:hAnsi="Garamond" w:cs="Times New Roman"/>
        </w:rPr>
        <w:t xml:space="preserve"> </w:t>
      </w:r>
      <w:r w:rsidR="005819BE" w:rsidRPr="006125DD">
        <w:rPr>
          <w:rFonts w:ascii="Garamond" w:hAnsi="Garamond" w:cs="Times New Roman"/>
        </w:rPr>
        <w:t xml:space="preserve">If you have a quote that fills more than four lines, make it a block quote. </w:t>
      </w:r>
      <w:r w:rsidR="00CD6F6A">
        <w:rPr>
          <w:rFonts w:ascii="Garamond" w:hAnsi="Garamond" w:cs="Times New Roman"/>
        </w:rPr>
        <w:t xml:space="preserve">IJT </w:t>
      </w:r>
      <w:r w:rsidR="00CD6F6A">
        <w:rPr>
          <w:rFonts w:ascii="Garamond" w:hAnsi="Garamond" w:cs="Times New Roman"/>
        </w:rPr>
        <w:t xml:space="preserve">recommends all authors to use </w:t>
      </w:r>
      <w:proofErr w:type="spellStart"/>
      <w:r w:rsidR="00CD6F6A">
        <w:rPr>
          <w:rFonts w:ascii="Garamond" w:hAnsi="Garamond" w:cs="Times New Roman"/>
        </w:rPr>
        <w:t>Mendeley</w:t>
      </w:r>
      <w:proofErr w:type="spellEnd"/>
      <w:r w:rsidR="00CD6F6A">
        <w:rPr>
          <w:rFonts w:ascii="Garamond" w:hAnsi="Garamond" w:cs="Times New Roman"/>
        </w:rPr>
        <w:t xml:space="preserve"> </w:t>
      </w:r>
      <w:r w:rsidR="00CD6F6A">
        <w:rPr>
          <w:rFonts w:ascii="Garamond" w:hAnsi="Garamond" w:cs="Times New Roman"/>
        </w:rPr>
        <w:t xml:space="preserve">as reference management for footnotes and bibliography. It is downloadable for </w:t>
      </w:r>
      <w:r w:rsidR="00CD6F6A">
        <w:rPr>
          <w:rFonts w:ascii="Garamond" w:hAnsi="Garamond" w:cs="Times New Roman"/>
        </w:rPr>
        <w:t>free</w:t>
      </w:r>
      <w:r w:rsidR="00CD6F6A">
        <w:rPr>
          <w:rFonts w:ascii="Garamond" w:hAnsi="Garamond" w:cs="Times New Roman"/>
        </w:rPr>
        <w:t>.</w:t>
      </w:r>
      <w:r w:rsidR="00CD6F6A">
        <w:rPr>
          <w:rFonts w:ascii="Garamond" w:hAnsi="Garamond" w:cs="Times New Roman"/>
        </w:rPr>
        <w:t xml:space="preserve"> </w:t>
      </w:r>
    </w:p>
    <w:p w14:paraId="5AFE20B7" w14:textId="2C635A4C" w:rsidR="00336A25" w:rsidRPr="006125DD" w:rsidRDefault="00336A25" w:rsidP="007E2422">
      <w:pPr>
        <w:spacing w:line="480" w:lineRule="auto"/>
        <w:ind w:firstLine="720"/>
        <w:rPr>
          <w:rFonts w:ascii="Garamond" w:hAnsi="Garamond" w:cs="Times New Roman"/>
        </w:rPr>
      </w:pPr>
      <w:r w:rsidRPr="006125DD">
        <w:rPr>
          <w:rFonts w:ascii="Garamond" w:hAnsi="Garamond" w:cs="Times New Roman"/>
        </w:rPr>
        <w:t xml:space="preserve">Please explore in the Introduction the background of your paper and your current research position among other research on related themes. You should discuss here as well your research’s </w:t>
      </w:r>
      <w:r w:rsidRPr="006125DD">
        <w:rPr>
          <w:rFonts w:ascii="Garamond" w:hAnsi="Garamond" w:cs="Times New Roman"/>
        </w:rPr>
        <w:lastRenderedPageBreak/>
        <w:t>relations with those of other researchers.</w:t>
      </w:r>
      <w:r w:rsidR="007E2422" w:rsidRPr="006125DD">
        <w:rPr>
          <w:rFonts w:ascii="Garamond" w:hAnsi="Garamond" w:cs="Times New Roman"/>
        </w:rPr>
        <w:t xml:space="preserve"> Make your thesis statement explicit in the Introduction. P</w:t>
      </w:r>
      <w:r w:rsidRPr="006125DD">
        <w:rPr>
          <w:rFonts w:ascii="Garamond" w:hAnsi="Garamond" w:cs="Times New Roman"/>
        </w:rPr>
        <w:t>lease try to answer at least two questions: (1) why you believe that your research question is important to answer; and (2) how other scholars have or have not answered, or how you think your answer would be a contribution to the existing scholarship on the subject.</w:t>
      </w:r>
      <w:r w:rsidR="007E2422" w:rsidRPr="006125DD">
        <w:rPr>
          <w:rFonts w:ascii="Garamond" w:hAnsi="Garamond" w:cs="Times New Roman"/>
        </w:rPr>
        <w:t xml:space="preserve"> </w:t>
      </w:r>
    </w:p>
    <w:p w14:paraId="1C570C8F" w14:textId="5D5C6422" w:rsidR="00336A25" w:rsidRPr="006125DD" w:rsidRDefault="007E2422" w:rsidP="00336A25">
      <w:pPr>
        <w:spacing w:line="480" w:lineRule="auto"/>
        <w:ind w:firstLine="720"/>
        <w:rPr>
          <w:rFonts w:ascii="Garamond" w:hAnsi="Garamond" w:cs="Times New Roman"/>
        </w:rPr>
      </w:pPr>
      <w:r w:rsidRPr="006125DD">
        <w:rPr>
          <w:rFonts w:ascii="Garamond" w:hAnsi="Garamond" w:cs="Times New Roman"/>
        </w:rPr>
        <w:t xml:space="preserve">End the Introduction with how you will argue your thesis statement in the paper. Write </w:t>
      </w:r>
      <w:r w:rsidR="00336A25" w:rsidRPr="006125DD">
        <w:rPr>
          <w:rFonts w:ascii="Garamond" w:hAnsi="Garamond" w:cs="Times New Roman"/>
        </w:rPr>
        <w:t xml:space="preserve">the flows of your discussion </w:t>
      </w:r>
      <w:r w:rsidRPr="006125DD">
        <w:rPr>
          <w:rFonts w:ascii="Garamond" w:hAnsi="Garamond" w:cs="Times New Roman"/>
        </w:rPr>
        <w:t xml:space="preserve">throughout the sections and the </w:t>
      </w:r>
      <w:r w:rsidR="00336A25" w:rsidRPr="006125DD">
        <w:rPr>
          <w:rFonts w:ascii="Garamond" w:hAnsi="Garamond" w:cs="Times New Roman"/>
        </w:rPr>
        <w:t>expected final results.</w:t>
      </w:r>
    </w:p>
    <w:p w14:paraId="0B865BB8" w14:textId="5E4283A2" w:rsidR="0011600F" w:rsidRPr="006125DD" w:rsidRDefault="0011600F" w:rsidP="00BA196C">
      <w:pPr>
        <w:spacing w:line="480" w:lineRule="auto"/>
        <w:rPr>
          <w:rFonts w:ascii="Garamond" w:hAnsi="Garamond" w:cs="Gill Sans"/>
          <w:b/>
        </w:rPr>
      </w:pPr>
    </w:p>
    <w:p w14:paraId="047BDA13" w14:textId="0BB867D7" w:rsidR="00BA196C" w:rsidRPr="006125DD" w:rsidRDefault="006125DD" w:rsidP="007E2422">
      <w:pPr>
        <w:spacing w:line="480" w:lineRule="auto"/>
        <w:jc w:val="center"/>
        <w:rPr>
          <w:rFonts w:ascii="Garamond" w:hAnsi="Garamond" w:cs="Gill Sans"/>
          <w:b/>
        </w:rPr>
      </w:pPr>
      <w:r w:rsidRPr="006125DD">
        <w:rPr>
          <w:rFonts w:ascii="Garamond" w:hAnsi="Garamond" w:cs="Gill Sans"/>
          <w:b/>
        </w:rPr>
        <w:t>Section</w:t>
      </w:r>
      <w:r w:rsidR="00BA196C" w:rsidRPr="006125DD">
        <w:rPr>
          <w:rFonts w:ascii="Garamond" w:hAnsi="Garamond" w:cs="Gill Sans"/>
          <w:b/>
        </w:rPr>
        <w:t xml:space="preserve"> #1</w:t>
      </w:r>
      <w:r w:rsidR="0011600F" w:rsidRPr="006125DD">
        <w:rPr>
          <w:rFonts w:ascii="Garamond" w:hAnsi="Garamond" w:cs="Gill Sans"/>
          <w:b/>
        </w:rPr>
        <w:t xml:space="preserve"> (</w:t>
      </w:r>
      <w:r w:rsidR="007E2422" w:rsidRPr="006125DD">
        <w:rPr>
          <w:rFonts w:ascii="Garamond" w:hAnsi="Garamond" w:cs="Gill Sans"/>
          <w:b/>
        </w:rPr>
        <w:t>Garamond</w:t>
      </w:r>
      <w:r w:rsidR="0011600F" w:rsidRPr="006125DD">
        <w:rPr>
          <w:rFonts w:ascii="Garamond" w:hAnsi="Garamond" w:cs="Gill Sans"/>
          <w:b/>
        </w:rPr>
        <w:t xml:space="preserve"> 12pt Bold)</w:t>
      </w:r>
    </w:p>
    <w:p w14:paraId="1E69AAC0" w14:textId="5EBF7C1D" w:rsidR="00BA196C" w:rsidRPr="006125DD" w:rsidRDefault="00BA196C" w:rsidP="007E2422">
      <w:pPr>
        <w:spacing w:line="480" w:lineRule="auto"/>
        <w:ind w:firstLine="720"/>
        <w:rPr>
          <w:rFonts w:ascii="Garamond" w:hAnsi="Garamond" w:cs="Times New Roman"/>
        </w:rPr>
      </w:pPr>
      <w:r w:rsidRPr="006125DD">
        <w:rPr>
          <w:rFonts w:ascii="Garamond" w:hAnsi="Garamond" w:cs="Times New Roman"/>
        </w:rPr>
        <w:t xml:space="preserve">Here you introduce this new section. This section </w:t>
      </w:r>
      <w:r w:rsidR="007E2422" w:rsidRPr="006125DD">
        <w:rPr>
          <w:rFonts w:ascii="Garamond" w:hAnsi="Garamond" w:cs="Times New Roman"/>
        </w:rPr>
        <w:t>may or may not have</w:t>
      </w:r>
      <w:r w:rsidRPr="006125DD">
        <w:rPr>
          <w:rFonts w:ascii="Garamond" w:hAnsi="Garamond" w:cs="Times New Roman"/>
        </w:rPr>
        <w:t xml:space="preserve"> subsections.</w:t>
      </w:r>
    </w:p>
    <w:p w14:paraId="56C842CB" w14:textId="77777777" w:rsidR="00BA196C" w:rsidRPr="006125DD" w:rsidRDefault="00BA196C" w:rsidP="00BA196C">
      <w:pPr>
        <w:spacing w:line="480" w:lineRule="auto"/>
        <w:rPr>
          <w:rFonts w:ascii="Garamond" w:hAnsi="Garamond" w:cs="Times New Roman"/>
        </w:rPr>
      </w:pPr>
    </w:p>
    <w:p w14:paraId="20D2A65F" w14:textId="1D419D81" w:rsidR="00BA196C" w:rsidRPr="006125DD" w:rsidRDefault="006125DD" w:rsidP="00BA196C">
      <w:pPr>
        <w:spacing w:line="480" w:lineRule="auto"/>
        <w:rPr>
          <w:rFonts w:ascii="Garamond" w:hAnsi="Garamond" w:cs="Gill Sans"/>
          <w:b/>
          <w:i/>
        </w:rPr>
      </w:pPr>
      <w:r w:rsidRPr="006125DD">
        <w:rPr>
          <w:rFonts w:ascii="Garamond" w:hAnsi="Garamond" w:cs="Gill Sans"/>
          <w:b/>
          <w:i/>
        </w:rPr>
        <w:t>Sub-Section</w:t>
      </w:r>
      <w:r w:rsidR="00BA196C" w:rsidRPr="006125DD">
        <w:rPr>
          <w:rFonts w:ascii="Garamond" w:hAnsi="Garamond" w:cs="Gill Sans"/>
          <w:b/>
          <w:i/>
        </w:rPr>
        <w:t xml:space="preserve"> #1</w:t>
      </w:r>
      <w:r w:rsidR="0011600F" w:rsidRPr="006125DD">
        <w:rPr>
          <w:rFonts w:ascii="Garamond" w:hAnsi="Garamond" w:cs="Gill Sans"/>
          <w:b/>
          <w:i/>
        </w:rPr>
        <w:t xml:space="preserve"> (</w:t>
      </w:r>
      <w:r w:rsidR="007E2422" w:rsidRPr="006125DD">
        <w:rPr>
          <w:rFonts w:ascii="Garamond" w:hAnsi="Garamond" w:cs="Gill Sans"/>
          <w:b/>
          <w:i/>
        </w:rPr>
        <w:t>Garamond</w:t>
      </w:r>
      <w:r w:rsidR="0011600F" w:rsidRPr="006125DD">
        <w:rPr>
          <w:rFonts w:ascii="Garamond" w:hAnsi="Garamond" w:cs="Gill Sans"/>
          <w:b/>
          <w:i/>
        </w:rPr>
        <w:t xml:space="preserve"> 12pt</w:t>
      </w:r>
      <w:r w:rsidR="007E2422" w:rsidRPr="006125DD">
        <w:rPr>
          <w:rFonts w:ascii="Garamond" w:hAnsi="Garamond" w:cs="Gill Sans"/>
          <w:b/>
          <w:i/>
        </w:rPr>
        <w:t xml:space="preserve"> Bold and</w:t>
      </w:r>
      <w:r w:rsidR="0011600F" w:rsidRPr="006125DD">
        <w:rPr>
          <w:rFonts w:ascii="Garamond" w:hAnsi="Garamond" w:cs="Gill Sans"/>
          <w:b/>
          <w:i/>
        </w:rPr>
        <w:t xml:space="preserve"> Italics)</w:t>
      </w:r>
    </w:p>
    <w:p w14:paraId="1B55F752" w14:textId="676984C9" w:rsidR="00BA196C" w:rsidRPr="006125DD" w:rsidRDefault="00BA196C" w:rsidP="00BA196C">
      <w:pPr>
        <w:spacing w:line="480" w:lineRule="auto"/>
        <w:rPr>
          <w:rFonts w:ascii="Garamond" w:hAnsi="Garamond" w:cs="Times New Roman"/>
        </w:rPr>
      </w:pPr>
      <w:r w:rsidRPr="006125DD">
        <w:rPr>
          <w:rFonts w:ascii="Garamond" w:hAnsi="Garamond" w:cs="Times New Roman"/>
        </w:rPr>
        <w:t xml:space="preserve">This is the first of two </w:t>
      </w:r>
      <w:r w:rsidR="006125DD" w:rsidRPr="006125DD">
        <w:rPr>
          <w:rFonts w:ascii="Garamond" w:hAnsi="Garamond" w:cs="Times New Roman"/>
        </w:rPr>
        <w:t>sub-sections</w:t>
      </w:r>
      <w:r w:rsidRPr="006125DD">
        <w:rPr>
          <w:rFonts w:ascii="Garamond" w:hAnsi="Garamond" w:cs="Times New Roman"/>
        </w:rPr>
        <w:t>.</w:t>
      </w:r>
    </w:p>
    <w:p w14:paraId="426DE722" w14:textId="77777777" w:rsidR="006125DD" w:rsidRPr="006125DD" w:rsidRDefault="006125DD" w:rsidP="00BA196C">
      <w:pPr>
        <w:spacing w:line="480" w:lineRule="auto"/>
        <w:rPr>
          <w:rFonts w:ascii="Garamond" w:hAnsi="Garamond" w:cs="Times New Roman"/>
        </w:rPr>
      </w:pPr>
    </w:p>
    <w:p w14:paraId="61D1C082" w14:textId="7A60D651" w:rsidR="00BA196C" w:rsidRPr="006125DD" w:rsidRDefault="006125DD" w:rsidP="00BA196C">
      <w:pPr>
        <w:spacing w:line="480" w:lineRule="auto"/>
        <w:rPr>
          <w:rFonts w:ascii="Garamond" w:hAnsi="Garamond" w:cs="Gill Sans"/>
          <w:b/>
          <w:i/>
        </w:rPr>
      </w:pPr>
      <w:r w:rsidRPr="006125DD">
        <w:rPr>
          <w:rFonts w:ascii="Garamond" w:hAnsi="Garamond" w:cs="Gill Sans"/>
          <w:b/>
          <w:i/>
        </w:rPr>
        <w:t>Sub-Section</w:t>
      </w:r>
      <w:r w:rsidR="00BA196C" w:rsidRPr="006125DD">
        <w:rPr>
          <w:rFonts w:ascii="Garamond" w:hAnsi="Garamond" w:cs="Gill Sans"/>
          <w:b/>
          <w:i/>
        </w:rPr>
        <w:t xml:space="preserve"> #2</w:t>
      </w:r>
      <w:r w:rsidR="0011600F" w:rsidRPr="006125DD">
        <w:rPr>
          <w:rFonts w:ascii="Garamond" w:hAnsi="Garamond" w:cs="Gill Sans"/>
          <w:b/>
          <w:i/>
        </w:rPr>
        <w:t xml:space="preserve"> (</w:t>
      </w:r>
      <w:r w:rsidRPr="006125DD">
        <w:rPr>
          <w:rFonts w:ascii="Garamond" w:hAnsi="Garamond" w:cs="Gill Sans"/>
          <w:b/>
          <w:i/>
        </w:rPr>
        <w:t xml:space="preserve">Garamond </w:t>
      </w:r>
      <w:r w:rsidR="0011600F" w:rsidRPr="006125DD">
        <w:rPr>
          <w:rFonts w:ascii="Garamond" w:hAnsi="Garamond" w:cs="Gill Sans"/>
          <w:b/>
          <w:i/>
        </w:rPr>
        <w:t>12pt</w:t>
      </w:r>
      <w:r w:rsidRPr="006125DD">
        <w:rPr>
          <w:rFonts w:ascii="Garamond" w:hAnsi="Garamond" w:cs="Gill Sans"/>
          <w:b/>
          <w:i/>
        </w:rPr>
        <w:t xml:space="preserve"> Bold and</w:t>
      </w:r>
      <w:r w:rsidR="0011600F" w:rsidRPr="006125DD">
        <w:rPr>
          <w:rFonts w:ascii="Garamond" w:hAnsi="Garamond" w:cs="Gill Sans"/>
          <w:b/>
          <w:i/>
        </w:rPr>
        <w:t xml:space="preserve"> Italics)</w:t>
      </w:r>
    </w:p>
    <w:p w14:paraId="46D32866" w14:textId="2C24BF73" w:rsidR="00BA196C" w:rsidRPr="006125DD" w:rsidRDefault="006125DD" w:rsidP="00BA196C">
      <w:pPr>
        <w:spacing w:line="480" w:lineRule="auto"/>
        <w:rPr>
          <w:rFonts w:ascii="Garamond" w:hAnsi="Garamond" w:cs="Times New Roman"/>
        </w:rPr>
      </w:pPr>
      <w:r w:rsidRPr="006125DD">
        <w:rPr>
          <w:rFonts w:ascii="Garamond" w:hAnsi="Garamond" w:cs="Times New Roman"/>
        </w:rPr>
        <w:t>The second sub-section</w:t>
      </w:r>
      <w:r w:rsidR="00BA196C" w:rsidRPr="006125DD">
        <w:rPr>
          <w:rFonts w:ascii="Garamond" w:hAnsi="Garamond" w:cs="Times New Roman"/>
        </w:rPr>
        <w:t>.</w:t>
      </w:r>
    </w:p>
    <w:p w14:paraId="2DC19D7C" w14:textId="77777777" w:rsidR="00BA196C" w:rsidRPr="006125DD" w:rsidRDefault="00BA196C" w:rsidP="00BA196C">
      <w:pPr>
        <w:spacing w:line="480" w:lineRule="auto"/>
        <w:rPr>
          <w:rFonts w:ascii="Garamond" w:hAnsi="Garamond" w:cs="Gill Sans"/>
        </w:rPr>
      </w:pPr>
    </w:p>
    <w:p w14:paraId="1CADC140" w14:textId="35DB24C1" w:rsidR="00BA196C" w:rsidRPr="006125DD" w:rsidRDefault="006125DD" w:rsidP="006125DD">
      <w:pPr>
        <w:spacing w:line="480" w:lineRule="auto"/>
        <w:jc w:val="center"/>
        <w:rPr>
          <w:rFonts w:ascii="Garamond" w:hAnsi="Garamond" w:cs="Gill Sans"/>
          <w:b/>
        </w:rPr>
      </w:pPr>
      <w:r w:rsidRPr="006125DD">
        <w:rPr>
          <w:rFonts w:ascii="Garamond" w:hAnsi="Garamond" w:cs="Gill Sans"/>
          <w:b/>
        </w:rPr>
        <w:t xml:space="preserve">Section </w:t>
      </w:r>
      <w:r w:rsidR="00BA196C" w:rsidRPr="006125DD">
        <w:rPr>
          <w:rFonts w:ascii="Garamond" w:hAnsi="Garamond" w:cs="Gill Sans"/>
          <w:b/>
        </w:rPr>
        <w:t>#2</w:t>
      </w:r>
      <w:r w:rsidR="0011600F" w:rsidRPr="006125DD">
        <w:rPr>
          <w:rFonts w:ascii="Garamond" w:hAnsi="Garamond" w:cs="Gill Sans"/>
          <w:b/>
        </w:rPr>
        <w:t xml:space="preserve"> (</w:t>
      </w:r>
      <w:r w:rsidRPr="006125DD">
        <w:rPr>
          <w:rFonts w:ascii="Garamond" w:hAnsi="Garamond" w:cs="Gill Sans"/>
          <w:b/>
        </w:rPr>
        <w:t xml:space="preserve">Garamond </w:t>
      </w:r>
      <w:r w:rsidR="0011600F" w:rsidRPr="006125DD">
        <w:rPr>
          <w:rFonts w:ascii="Garamond" w:hAnsi="Garamond" w:cs="Gill Sans"/>
          <w:b/>
        </w:rPr>
        <w:t>12pt Bold)</w:t>
      </w:r>
    </w:p>
    <w:p w14:paraId="64DC5D78" w14:textId="77777777" w:rsidR="006125DD" w:rsidRPr="006125DD" w:rsidRDefault="006125DD" w:rsidP="000E1AF2">
      <w:pPr>
        <w:spacing w:line="480" w:lineRule="auto"/>
        <w:rPr>
          <w:rFonts w:ascii="Garamond" w:hAnsi="Garamond" w:cs="Times New Roman"/>
        </w:rPr>
      </w:pPr>
    </w:p>
    <w:p w14:paraId="683A8CA9" w14:textId="77BF0D9C" w:rsidR="006125DD" w:rsidRPr="006125DD" w:rsidRDefault="00BA196C" w:rsidP="000E1AF2">
      <w:pPr>
        <w:spacing w:line="480" w:lineRule="auto"/>
        <w:rPr>
          <w:rFonts w:ascii="Garamond" w:hAnsi="Garamond" w:cs="Times New Roman"/>
        </w:rPr>
      </w:pPr>
      <w:r w:rsidRPr="006125DD">
        <w:rPr>
          <w:rFonts w:ascii="Garamond" w:hAnsi="Garamond" w:cs="Times New Roman"/>
        </w:rPr>
        <w:t xml:space="preserve">Continue your article. When you reach the end of the article, </w:t>
      </w:r>
      <w:r w:rsidR="006125DD" w:rsidRPr="006125DD">
        <w:rPr>
          <w:rFonts w:ascii="Garamond" w:hAnsi="Garamond" w:cs="Times New Roman"/>
        </w:rPr>
        <w:t xml:space="preserve">write a conclusion. </w:t>
      </w:r>
    </w:p>
    <w:p w14:paraId="048783F6" w14:textId="03AC492C" w:rsidR="006125DD" w:rsidRPr="006125DD" w:rsidRDefault="006125DD" w:rsidP="000E1AF2">
      <w:pPr>
        <w:spacing w:line="480" w:lineRule="auto"/>
        <w:rPr>
          <w:rFonts w:ascii="Garamond" w:hAnsi="Garamond" w:cs="Times New Roman"/>
        </w:rPr>
      </w:pPr>
    </w:p>
    <w:p w14:paraId="037FDCAD" w14:textId="7A61A7F9" w:rsidR="006125DD" w:rsidRPr="006125DD" w:rsidRDefault="006125DD" w:rsidP="006125DD">
      <w:pPr>
        <w:spacing w:line="480" w:lineRule="auto"/>
        <w:jc w:val="center"/>
        <w:rPr>
          <w:rFonts w:ascii="Garamond" w:hAnsi="Garamond" w:cs="Times New Roman"/>
        </w:rPr>
      </w:pPr>
      <w:r w:rsidRPr="006125DD">
        <w:rPr>
          <w:rFonts w:ascii="Garamond" w:hAnsi="Garamond" w:cs="Times New Roman"/>
          <w:b/>
        </w:rPr>
        <w:t>Conclusion</w:t>
      </w:r>
      <w:r w:rsidRPr="006125DD">
        <w:rPr>
          <w:rFonts w:ascii="Garamond" w:hAnsi="Garamond" w:cs="Times New Roman"/>
        </w:rPr>
        <w:t xml:space="preserve"> </w:t>
      </w:r>
      <w:r w:rsidRPr="006125DD">
        <w:rPr>
          <w:rFonts w:ascii="Garamond" w:hAnsi="Garamond" w:cs="Gill Sans"/>
          <w:b/>
        </w:rPr>
        <w:t>(Garamond 12pt Bold)</w:t>
      </w:r>
    </w:p>
    <w:p w14:paraId="74F62629" w14:textId="323C842E" w:rsidR="00CD6F6A" w:rsidRPr="006125DD" w:rsidRDefault="001E2B81" w:rsidP="00CD6F6A">
      <w:pPr>
        <w:spacing w:line="480" w:lineRule="auto"/>
        <w:ind w:firstLine="720"/>
        <w:rPr>
          <w:rFonts w:ascii="Garamond" w:hAnsi="Garamond" w:cs="Times New Roman"/>
        </w:rPr>
      </w:pPr>
      <w:r>
        <w:rPr>
          <w:rFonts w:ascii="Garamond" w:hAnsi="Garamond" w:cs="Times New Roman"/>
        </w:rPr>
        <w:t xml:space="preserve">Write a conclusion by restating author’s thesis statement and its relation to the issues addressed by the article. Mention main findings of the research and the usefulness of the research. Author may end by writing the next research direction as implied by the current research. </w:t>
      </w:r>
    </w:p>
    <w:p w14:paraId="71723521" w14:textId="77777777" w:rsidR="00CD6F6A" w:rsidRDefault="00CD6F6A" w:rsidP="000E1AF2">
      <w:pPr>
        <w:spacing w:line="480" w:lineRule="auto"/>
        <w:rPr>
          <w:rFonts w:ascii="Garamond" w:hAnsi="Garamond" w:cs="Times New Roman"/>
          <w:color w:val="FF0000"/>
        </w:rPr>
      </w:pPr>
    </w:p>
    <w:p w14:paraId="6F44E1FC" w14:textId="290FF830" w:rsidR="0030161B" w:rsidRDefault="006125DD" w:rsidP="000E1AF2">
      <w:pPr>
        <w:spacing w:line="480" w:lineRule="auto"/>
        <w:rPr>
          <w:rFonts w:ascii="Garamond" w:hAnsi="Garamond" w:cs="Times New Roman"/>
          <w:color w:val="FF0000"/>
        </w:rPr>
      </w:pPr>
      <w:r w:rsidRPr="006125DD">
        <w:rPr>
          <w:rFonts w:ascii="Garamond" w:hAnsi="Garamond" w:cs="Times New Roman"/>
          <w:color w:val="FF0000"/>
        </w:rPr>
        <w:t>D</w:t>
      </w:r>
      <w:r w:rsidR="000E1AF2" w:rsidRPr="006125DD">
        <w:rPr>
          <w:rFonts w:ascii="Garamond" w:hAnsi="Garamond" w:cs="Times New Roman"/>
          <w:color w:val="FF0000"/>
        </w:rPr>
        <w:t xml:space="preserve">o not include any biography </w:t>
      </w:r>
      <w:r w:rsidRPr="006125DD">
        <w:rPr>
          <w:rFonts w:ascii="Garamond" w:hAnsi="Garamond" w:cs="Times New Roman"/>
          <w:color w:val="FF0000"/>
        </w:rPr>
        <w:t xml:space="preserve">here </w:t>
      </w:r>
      <w:r w:rsidR="000E1AF2" w:rsidRPr="006125DD">
        <w:rPr>
          <w:rFonts w:ascii="Garamond" w:hAnsi="Garamond" w:cs="Times New Roman"/>
          <w:color w:val="FF0000"/>
        </w:rPr>
        <w:t xml:space="preserve">in order to </w:t>
      </w:r>
      <w:r w:rsidR="00CD6F6A">
        <w:rPr>
          <w:rFonts w:ascii="Garamond" w:hAnsi="Garamond" w:cs="Times New Roman"/>
          <w:color w:val="FF0000"/>
        </w:rPr>
        <w:t>not jeopardize the</w:t>
      </w:r>
      <w:r w:rsidR="000E1AF2" w:rsidRPr="006125DD">
        <w:rPr>
          <w:rFonts w:ascii="Garamond" w:hAnsi="Garamond" w:cs="Times New Roman"/>
          <w:color w:val="FF0000"/>
        </w:rPr>
        <w:t xml:space="preserve"> blind </w:t>
      </w:r>
      <w:r w:rsidRPr="006125DD">
        <w:rPr>
          <w:rFonts w:ascii="Garamond" w:hAnsi="Garamond" w:cs="Times New Roman"/>
          <w:color w:val="FF0000"/>
        </w:rPr>
        <w:t>peer review</w:t>
      </w:r>
      <w:r w:rsidR="00CD6F6A">
        <w:rPr>
          <w:rFonts w:ascii="Garamond" w:hAnsi="Garamond" w:cs="Times New Roman"/>
          <w:color w:val="FF0000"/>
        </w:rPr>
        <w:t xml:space="preserve"> process</w:t>
      </w:r>
      <w:r w:rsidR="00A6596D" w:rsidRPr="006125DD">
        <w:rPr>
          <w:rFonts w:ascii="Garamond" w:hAnsi="Garamond" w:cs="Times New Roman"/>
          <w:color w:val="FF0000"/>
        </w:rPr>
        <w:t>.</w:t>
      </w:r>
      <w:r w:rsidR="005819BE" w:rsidRPr="006125DD">
        <w:rPr>
          <w:rFonts w:ascii="Garamond" w:hAnsi="Garamond" w:cs="Times New Roman"/>
          <w:color w:val="FF0000"/>
        </w:rPr>
        <w:t xml:space="preserve"> </w:t>
      </w:r>
      <w:r w:rsidRPr="006125DD">
        <w:rPr>
          <w:rFonts w:ascii="Garamond" w:hAnsi="Garamond" w:cs="Times New Roman"/>
          <w:color w:val="FF0000"/>
        </w:rPr>
        <w:t>Write it only during the submission process</w:t>
      </w:r>
      <w:r w:rsidR="00CD6F6A">
        <w:rPr>
          <w:rFonts w:ascii="Garamond" w:hAnsi="Garamond" w:cs="Times New Roman"/>
          <w:color w:val="FF0000"/>
        </w:rPr>
        <w:t xml:space="preserve"> on the website</w:t>
      </w:r>
      <w:r w:rsidRPr="006125DD">
        <w:rPr>
          <w:rFonts w:ascii="Garamond" w:hAnsi="Garamond" w:cs="Times New Roman"/>
          <w:color w:val="FF0000"/>
        </w:rPr>
        <w:t xml:space="preserve">. </w:t>
      </w:r>
    </w:p>
    <w:p w14:paraId="64B11F27" w14:textId="77777777" w:rsidR="00407CC4" w:rsidRPr="006125DD" w:rsidRDefault="00407CC4" w:rsidP="000E1AF2">
      <w:pPr>
        <w:spacing w:line="480" w:lineRule="auto"/>
        <w:rPr>
          <w:rFonts w:ascii="Garamond" w:hAnsi="Garamond" w:cs="Times New Roman"/>
          <w:color w:val="FF0000"/>
        </w:rPr>
      </w:pPr>
    </w:p>
    <w:p w14:paraId="17574A32" w14:textId="1BB76CB7" w:rsidR="0030161B" w:rsidRDefault="006125DD" w:rsidP="006125DD">
      <w:pPr>
        <w:spacing w:line="480" w:lineRule="auto"/>
        <w:jc w:val="center"/>
        <w:rPr>
          <w:rFonts w:ascii="Garamond" w:hAnsi="Garamond" w:cs="Gill Sans"/>
          <w:b/>
        </w:rPr>
      </w:pPr>
      <w:r w:rsidRPr="006125DD">
        <w:rPr>
          <w:rFonts w:ascii="Garamond" w:hAnsi="Garamond" w:cs="Times New Roman"/>
          <w:b/>
        </w:rPr>
        <w:t>B</w:t>
      </w:r>
      <w:r w:rsidR="0030161B" w:rsidRPr="006125DD">
        <w:rPr>
          <w:rFonts w:ascii="Garamond" w:hAnsi="Garamond" w:cs="Times New Roman"/>
          <w:b/>
        </w:rPr>
        <w:t>ibliography</w:t>
      </w:r>
      <w:r w:rsidRPr="006125DD">
        <w:rPr>
          <w:rFonts w:ascii="Garamond" w:hAnsi="Garamond" w:cs="Times New Roman"/>
          <w:b/>
        </w:rPr>
        <w:t xml:space="preserve"> </w:t>
      </w:r>
      <w:r w:rsidRPr="006125DD">
        <w:rPr>
          <w:rFonts w:ascii="Garamond" w:hAnsi="Garamond" w:cs="Gill Sans"/>
          <w:b/>
        </w:rPr>
        <w:t>(Garamond 12pt Bold)</w:t>
      </w:r>
    </w:p>
    <w:p w14:paraId="66D2774E" w14:textId="6EA99DE2" w:rsidR="006125DD" w:rsidRPr="00407CC4" w:rsidRDefault="00407CC4" w:rsidP="00407CC4">
      <w:pPr>
        <w:spacing w:line="480" w:lineRule="auto"/>
        <w:rPr>
          <w:rFonts w:ascii="Garamond" w:hAnsi="Garamond" w:cs="Times New Roman"/>
        </w:rPr>
      </w:pPr>
      <w:bookmarkStart w:id="0" w:name="_GoBack"/>
      <w:r>
        <w:rPr>
          <w:rFonts w:ascii="Garamond" w:hAnsi="Garamond" w:cs="Times New Roman"/>
        </w:rPr>
        <w:t xml:space="preserve">Look at the </w:t>
      </w:r>
      <w:hyperlink r:id="rId6" w:history="1">
        <w:r w:rsidRPr="00407CC4">
          <w:rPr>
            <w:rStyle w:val="Hyperlink"/>
            <w:rFonts w:ascii="Garamond" w:hAnsi="Garamond" w:cs="Times New Roman"/>
          </w:rPr>
          <w:t>Author Guidelines page</w:t>
        </w:r>
      </w:hyperlink>
      <w:r>
        <w:rPr>
          <w:rFonts w:ascii="Garamond" w:hAnsi="Garamond" w:cs="Times New Roman"/>
        </w:rPr>
        <w:t xml:space="preserve"> for more detailed instruction. IJT recommends all authors to use </w:t>
      </w:r>
      <w:proofErr w:type="spellStart"/>
      <w:r>
        <w:rPr>
          <w:rFonts w:ascii="Garamond" w:hAnsi="Garamond" w:cs="Times New Roman"/>
        </w:rPr>
        <w:t>Mendeley</w:t>
      </w:r>
      <w:proofErr w:type="spellEnd"/>
      <w:r>
        <w:rPr>
          <w:rFonts w:ascii="Garamond" w:hAnsi="Garamond" w:cs="Times New Roman"/>
        </w:rPr>
        <w:t xml:space="preserve"> for automatic citation.</w:t>
      </w:r>
      <w:bookmarkEnd w:id="0"/>
    </w:p>
    <w:sectPr w:rsidR="006125DD" w:rsidRPr="00407CC4" w:rsidSect="003224CF">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BD070E" w14:textId="77777777" w:rsidR="00F63F66" w:rsidRDefault="00F63F66" w:rsidP="00BA196C">
      <w:r>
        <w:separator/>
      </w:r>
    </w:p>
  </w:endnote>
  <w:endnote w:type="continuationSeparator" w:id="0">
    <w:p w14:paraId="2D649028" w14:textId="77777777" w:rsidR="00F63F66" w:rsidRDefault="00F63F66" w:rsidP="00BA1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Gill Sans">
    <w:altName w:val="Segoe UI"/>
    <w:charset w:val="B1"/>
    <w:family w:val="swiss"/>
    <w:pitch w:val="variable"/>
    <w:sig w:usb0="00000000" w:usb1="00000000" w:usb2="00000000" w:usb3="00000000" w:csb0="000001F7"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0802AC" w14:textId="77777777" w:rsidR="00F63F66" w:rsidRDefault="00F63F66" w:rsidP="00BA196C">
      <w:r>
        <w:separator/>
      </w:r>
    </w:p>
  </w:footnote>
  <w:footnote w:type="continuationSeparator" w:id="0">
    <w:p w14:paraId="24683F86" w14:textId="77777777" w:rsidR="00F63F66" w:rsidRDefault="00F63F66" w:rsidP="00BA196C">
      <w:r>
        <w:continuationSeparator/>
      </w:r>
    </w:p>
  </w:footnote>
  <w:footnote w:id="1">
    <w:p w14:paraId="7D45DF30" w14:textId="19B020D5" w:rsidR="003224CF" w:rsidRPr="00CD6F6A" w:rsidRDefault="003224CF" w:rsidP="00CD6F6A">
      <w:pPr>
        <w:pStyle w:val="FootnoteText"/>
        <w:rPr>
          <w:sz w:val="20"/>
          <w:szCs w:val="20"/>
        </w:rPr>
      </w:pPr>
      <w:r w:rsidRPr="00CD6F6A">
        <w:rPr>
          <w:rStyle w:val="FootnoteReference"/>
          <w:rFonts w:cs="Times New Roman"/>
          <w:sz w:val="20"/>
          <w:szCs w:val="20"/>
        </w:rPr>
        <w:footnoteRef/>
      </w:r>
      <w:r w:rsidRPr="00CD6F6A">
        <w:rPr>
          <w:sz w:val="20"/>
          <w:szCs w:val="20"/>
        </w:rPr>
        <w:t xml:space="preserve"> Footnotes are </w:t>
      </w:r>
      <w:r w:rsidR="00336A25" w:rsidRPr="00CD6F6A">
        <w:rPr>
          <w:sz w:val="20"/>
          <w:szCs w:val="20"/>
        </w:rPr>
        <w:t>single</w:t>
      </w:r>
      <w:r w:rsidRPr="00CD6F6A">
        <w:rPr>
          <w:sz w:val="20"/>
          <w:szCs w:val="20"/>
        </w:rPr>
        <w:t>-spaced</w:t>
      </w:r>
      <w:r w:rsidR="00336A25" w:rsidRPr="00CD6F6A">
        <w:rPr>
          <w:sz w:val="20"/>
          <w:szCs w:val="20"/>
        </w:rPr>
        <w:t xml:space="preserve"> in 10</w:t>
      </w:r>
      <w:r w:rsidR="005819BE" w:rsidRPr="00CD6F6A">
        <w:rPr>
          <w:sz w:val="20"/>
          <w:szCs w:val="20"/>
        </w:rPr>
        <w:t>-point font</w:t>
      </w:r>
      <w:r w:rsidRPr="00CD6F6A">
        <w:rPr>
          <w:sz w:val="20"/>
          <w:szCs w:val="20"/>
        </w:rPr>
        <w:t xml:space="preserve">, and all citations are done in </w:t>
      </w:r>
      <w:hyperlink r:id="rId1" w:history="1">
        <w:r w:rsidRPr="00CD6F6A">
          <w:rPr>
            <w:rStyle w:val="Hyperlink"/>
            <w:i/>
            <w:iCs/>
            <w:sz w:val="20"/>
            <w:szCs w:val="20"/>
          </w:rPr>
          <w:t xml:space="preserve">Chicago Manual </w:t>
        </w:r>
        <w:r w:rsidR="00392275" w:rsidRPr="00CD6F6A">
          <w:rPr>
            <w:rStyle w:val="Hyperlink"/>
            <w:i/>
            <w:iCs/>
            <w:sz w:val="20"/>
            <w:szCs w:val="20"/>
          </w:rPr>
          <w:t xml:space="preserve">of </w:t>
        </w:r>
        <w:r w:rsidRPr="00CD6F6A">
          <w:rPr>
            <w:rStyle w:val="Hyperlink"/>
            <w:i/>
            <w:iCs/>
            <w:sz w:val="20"/>
            <w:szCs w:val="20"/>
          </w:rPr>
          <w:t>Style</w:t>
        </w:r>
      </w:hyperlink>
      <w:r w:rsidR="0076785D" w:rsidRPr="00CD6F6A">
        <w:rPr>
          <w:sz w:val="20"/>
          <w:szCs w:val="20"/>
        </w:rPr>
        <w:t>.</w:t>
      </w:r>
      <w:r w:rsidR="005819BE" w:rsidRPr="00CD6F6A">
        <w:rPr>
          <w:sz w:val="20"/>
          <w:szCs w:val="20"/>
        </w:rPr>
        <w:t xml:space="preserve"> Do </w:t>
      </w:r>
      <w:r w:rsidR="005819BE" w:rsidRPr="00CD6F6A">
        <w:rPr>
          <w:i/>
          <w:iCs/>
          <w:sz w:val="20"/>
          <w:szCs w:val="20"/>
        </w:rPr>
        <w:t>not</w:t>
      </w:r>
      <w:r w:rsidR="005819BE" w:rsidRPr="00CD6F6A">
        <w:rPr>
          <w:sz w:val="20"/>
          <w:szCs w:val="20"/>
        </w:rPr>
        <w:t xml:space="preserve"> use endnotes.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028D16" w14:textId="77777777" w:rsidR="00BA196C" w:rsidRDefault="00BA196C">
    <w:pPr>
      <w:pStyle w:val="Header"/>
      <w:framePr w:wrap="around" w:vAnchor="text" w:hAnchor="margin" w:xAlign="right" w:y="1"/>
      <w:rPr>
        <w:rStyle w:val="PageNumber"/>
      </w:rPr>
      <w:pPrChange w:id="1" w:author="Jonathan" w:date="2016-03-14T13:09:00Z">
        <w:pPr>
          <w:pStyle w:val="Header"/>
        </w:pPr>
      </w:pPrChange>
    </w:pPr>
    <w:ins w:id="2" w:author="Jonathan" w:date="2016-03-14T13:09:00Z">
      <w:r>
        <w:rPr>
          <w:rStyle w:val="PageNumber"/>
        </w:rPr>
        <w:fldChar w:fldCharType="begin"/>
      </w:r>
    </w:ins>
    <w:r>
      <w:rPr>
        <w:rStyle w:val="PageNumber"/>
      </w:rPr>
      <w:instrText>PAGE</w:instrText>
    </w:r>
    <w:ins w:id="3" w:author="Jonathan" w:date="2016-03-14T13:09:00Z">
      <w:r>
        <w:rPr>
          <w:rStyle w:val="PageNumber"/>
        </w:rPr>
        <w:instrText xml:space="preserve">  </w:instrText>
      </w:r>
      <w:r>
        <w:rPr>
          <w:rStyle w:val="PageNumber"/>
        </w:rPr>
        <w:fldChar w:fldCharType="end"/>
      </w:r>
    </w:ins>
  </w:p>
  <w:p w14:paraId="1FEB8845" w14:textId="77777777" w:rsidR="00BA196C" w:rsidRDefault="00BA196C" w:rsidP="00BA196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44BDE4" w14:textId="68BC0315" w:rsidR="00BA196C" w:rsidRPr="00BA196C" w:rsidRDefault="003224CF" w:rsidP="003224CF">
    <w:pPr>
      <w:pStyle w:val="Header"/>
      <w:tabs>
        <w:tab w:val="clear" w:pos="8640"/>
      </w:tabs>
      <w:jc w:val="right"/>
      <w:rPr>
        <w:rFonts w:ascii="Times New Roman" w:hAnsi="Times New Roman" w:cs="Times New Roman"/>
      </w:rPr>
    </w:pPr>
    <w:r w:rsidRPr="003224CF">
      <w:rPr>
        <w:rFonts w:ascii="Times New Roman" w:hAnsi="Times New Roman" w:cs="Times New Roman"/>
      </w:rPr>
      <w:fldChar w:fldCharType="begin"/>
    </w:r>
    <w:r w:rsidRPr="003224CF">
      <w:rPr>
        <w:rFonts w:ascii="Times New Roman" w:hAnsi="Times New Roman" w:cs="Times New Roman"/>
      </w:rPr>
      <w:instrText xml:space="preserve"> PAGE </w:instrText>
    </w:r>
    <w:r w:rsidRPr="003224CF">
      <w:rPr>
        <w:rFonts w:ascii="Times New Roman" w:hAnsi="Times New Roman" w:cs="Times New Roman"/>
      </w:rPr>
      <w:fldChar w:fldCharType="separate"/>
    </w:r>
    <w:r w:rsidR="00407CC4">
      <w:rPr>
        <w:rFonts w:ascii="Times New Roman" w:hAnsi="Times New Roman" w:cs="Times New Roman"/>
        <w:noProof/>
      </w:rPr>
      <w:t>3</w:t>
    </w:r>
    <w:r w:rsidRPr="003224CF">
      <w:rPr>
        <w:rFonts w:ascii="Times New Roman" w:hAnsi="Times New Roman" w:cs="Times New Roman"/>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E0tjSzMDIwNTc0tDBR0lEKTi0uzszPAykwqgUAag1O8SwAAAA="/>
  </w:docVars>
  <w:rsids>
    <w:rsidRoot w:val="00BA196C"/>
    <w:rsid w:val="00037973"/>
    <w:rsid w:val="00044086"/>
    <w:rsid w:val="000727C0"/>
    <w:rsid w:val="00084A80"/>
    <w:rsid w:val="000E1AF2"/>
    <w:rsid w:val="0011600F"/>
    <w:rsid w:val="001E2B81"/>
    <w:rsid w:val="001E7B2F"/>
    <w:rsid w:val="00206FD1"/>
    <w:rsid w:val="00232E1B"/>
    <w:rsid w:val="00262B7B"/>
    <w:rsid w:val="0030161B"/>
    <w:rsid w:val="003224CF"/>
    <w:rsid w:val="00336A25"/>
    <w:rsid w:val="00350FBB"/>
    <w:rsid w:val="00372C1C"/>
    <w:rsid w:val="00392275"/>
    <w:rsid w:val="003A1684"/>
    <w:rsid w:val="00407CC4"/>
    <w:rsid w:val="0043080F"/>
    <w:rsid w:val="00456C4F"/>
    <w:rsid w:val="004D5884"/>
    <w:rsid w:val="00520C45"/>
    <w:rsid w:val="005819BE"/>
    <w:rsid w:val="006125DD"/>
    <w:rsid w:val="007113F0"/>
    <w:rsid w:val="00731A73"/>
    <w:rsid w:val="0076785D"/>
    <w:rsid w:val="007A0A99"/>
    <w:rsid w:val="007E2422"/>
    <w:rsid w:val="007F2145"/>
    <w:rsid w:val="00864E5F"/>
    <w:rsid w:val="008C0693"/>
    <w:rsid w:val="00A6596D"/>
    <w:rsid w:val="00A7009A"/>
    <w:rsid w:val="00B30E57"/>
    <w:rsid w:val="00B747A4"/>
    <w:rsid w:val="00B85F0A"/>
    <w:rsid w:val="00BA196C"/>
    <w:rsid w:val="00BA3653"/>
    <w:rsid w:val="00CA5EE8"/>
    <w:rsid w:val="00CD6F6A"/>
    <w:rsid w:val="00CE3B4E"/>
    <w:rsid w:val="00DF31F1"/>
    <w:rsid w:val="00E07B36"/>
    <w:rsid w:val="00E37EC8"/>
    <w:rsid w:val="00EF1EEC"/>
    <w:rsid w:val="00F63F66"/>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E21A3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196C"/>
    <w:pPr>
      <w:tabs>
        <w:tab w:val="center" w:pos="4320"/>
        <w:tab w:val="right" w:pos="8640"/>
      </w:tabs>
    </w:pPr>
  </w:style>
  <w:style w:type="character" w:customStyle="1" w:styleId="HeaderChar">
    <w:name w:val="Header Char"/>
    <w:basedOn w:val="DefaultParagraphFont"/>
    <w:link w:val="Header"/>
    <w:uiPriority w:val="99"/>
    <w:rsid w:val="00BA196C"/>
  </w:style>
  <w:style w:type="paragraph" w:styleId="Footer">
    <w:name w:val="footer"/>
    <w:basedOn w:val="Normal"/>
    <w:link w:val="FooterChar"/>
    <w:uiPriority w:val="99"/>
    <w:unhideWhenUsed/>
    <w:rsid w:val="00BA196C"/>
    <w:pPr>
      <w:tabs>
        <w:tab w:val="center" w:pos="4320"/>
        <w:tab w:val="right" w:pos="8640"/>
      </w:tabs>
    </w:pPr>
  </w:style>
  <w:style w:type="character" w:customStyle="1" w:styleId="FooterChar">
    <w:name w:val="Footer Char"/>
    <w:basedOn w:val="DefaultParagraphFont"/>
    <w:link w:val="Footer"/>
    <w:uiPriority w:val="99"/>
    <w:rsid w:val="00BA196C"/>
  </w:style>
  <w:style w:type="character" w:styleId="PageNumber">
    <w:name w:val="page number"/>
    <w:basedOn w:val="DefaultParagraphFont"/>
    <w:uiPriority w:val="99"/>
    <w:semiHidden/>
    <w:unhideWhenUsed/>
    <w:rsid w:val="00BA196C"/>
  </w:style>
  <w:style w:type="paragraph" w:styleId="BalloonText">
    <w:name w:val="Balloon Text"/>
    <w:basedOn w:val="Normal"/>
    <w:link w:val="BalloonTextChar"/>
    <w:uiPriority w:val="99"/>
    <w:semiHidden/>
    <w:unhideWhenUsed/>
    <w:rsid w:val="00BA196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A196C"/>
    <w:rPr>
      <w:rFonts w:ascii="Lucida Grande" w:hAnsi="Lucida Grande" w:cs="Lucida Grande"/>
      <w:sz w:val="18"/>
      <w:szCs w:val="18"/>
    </w:rPr>
  </w:style>
  <w:style w:type="paragraph" w:styleId="FootnoteText">
    <w:name w:val="footnote text"/>
    <w:basedOn w:val="Normal"/>
    <w:link w:val="FootnoteTextChar"/>
    <w:uiPriority w:val="99"/>
    <w:unhideWhenUsed/>
    <w:rsid w:val="00CA5EE8"/>
    <w:rPr>
      <w:rFonts w:ascii="Times New Roman" w:hAnsi="Times New Roman"/>
    </w:rPr>
  </w:style>
  <w:style w:type="character" w:customStyle="1" w:styleId="FootnoteTextChar">
    <w:name w:val="Footnote Text Char"/>
    <w:basedOn w:val="DefaultParagraphFont"/>
    <w:link w:val="FootnoteText"/>
    <w:uiPriority w:val="99"/>
    <w:rsid w:val="00CA5EE8"/>
    <w:rPr>
      <w:rFonts w:ascii="Times New Roman" w:hAnsi="Times New Roman"/>
    </w:rPr>
  </w:style>
  <w:style w:type="character" w:styleId="FootnoteReference">
    <w:name w:val="footnote reference"/>
    <w:basedOn w:val="DefaultParagraphFont"/>
    <w:uiPriority w:val="99"/>
    <w:unhideWhenUsed/>
    <w:rsid w:val="00CA5EE8"/>
    <w:rPr>
      <w:vertAlign w:val="superscript"/>
    </w:rPr>
  </w:style>
  <w:style w:type="character" w:styleId="Hyperlink">
    <w:name w:val="Hyperlink"/>
    <w:basedOn w:val="DefaultParagraphFont"/>
    <w:uiPriority w:val="99"/>
    <w:unhideWhenUsed/>
    <w:rsid w:val="000727C0"/>
    <w:rPr>
      <w:color w:val="0000FF" w:themeColor="hyperlink"/>
      <w:u w:val="single"/>
    </w:rPr>
  </w:style>
  <w:style w:type="character" w:styleId="FollowedHyperlink">
    <w:name w:val="FollowedHyperlink"/>
    <w:basedOn w:val="DefaultParagraphFont"/>
    <w:uiPriority w:val="99"/>
    <w:semiHidden/>
    <w:unhideWhenUsed/>
    <w:rsid w:val="000727C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ndotheologyjournal.org/index.php/home/author_guidelines"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chicagomanualofstyle.org/turabian/turabian-notes-and-bibliography-citation-quick-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dc:creator>
  <cp:keywords/>
  <dc:description/>
  <cp:lastModifiedBy>Hans</cp:lastModifiedBy>
  <cp:revision>5</cp:revision>
  <dcterms:created xsi:type="dcterms:W3CDTF">2020-05-16T22:49:00Z</dcterms:created>
  <dcterms:modified xsi:type="dcterms:W3CDTF">2020-05-17T03:03:00Z</dcterms:modified>
</cp:coreProperties>
</file>